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D40ACF" w14:paraId="707ACA99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8683BAE" w14:textId="2D6A1E94" w:rsidR="001B2ABD" w:rsidRPr="00D40ACF" w:rsidRDefault="00A97D1B" w:rsidP="001B2ABD">
            <w:pPr>
              <w:tabs>
                <w:tab w:val="left" w:pos="990"/>
              </w:tabs>
              <w:jc w:val="center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204819D2" wp14:editId="6527EB12">
                  <wp:extent cx="1696856" cy="225742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424" cy="2266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31C66006" w14:textId="77777777" w:rsidR="001B2ABD" w:rsidRPr="00D40ACF" w:rsidRDefault="001B2ABD" w:rsidP="000C45FF">
            <w:pPr>
              <w:tabs>
                <w:tab w:val="left" w:pos="990"/>
              </w:tabs>
              <w:rPr>
                <w:noProof/>
                <w:lang w:val="pt-BR"/>
              </w:rPr>
            </w:pPr>
          </w:p>
        </w:tc>
        <w:tc>
          <w:tcPr>
            <w:tcW w:w="6470" w:type="dxa"/>
            <w:vAlign w:val="bottom"/>
          </w:tcPr>
          <w:p w14:paraId="225E898B" w14:textId="6780113A" w:rsidR="001B2ABD" w:rsidRPr="00D40ACF" w:rsidRDefault="00A97D1B" w:rsidP="001B2ABD">
            <w:pPr>
              <w:pStyle w:val="Ttulo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Weslley Alberto</w:t>
            </w:r>
          </w:p>
          <w:p w14:paraId="1FCF584A" w14:textId="27E579A6" w:rsidR="001B2ABD" w:rsidRPr="00D40ACF" w:rsidRDefault="00560284" w:rsidP="001B2ABD">
            <w:pPr>
              <w:pStyle w:val="Subttulo"/>
              <w:rPr>
                <w:noProof/>
                <w:lang w:val="pt-BR"/>
              </w:rPr>
            </w:pPr>
            <w:ins w:id="0" w:author="Autor">
              <w:r>
                <w:rPr>
                  <w:noProof/>
                  <w:spacing w:val="0"/>
                  <w:w w:val="100"/>
                  <w:lang w:val="pt-BR"/>
                </w:rPr>
                <w:t>Desenvolvedor Web</w:t>
              </w:r>
              <w:r w:rsidR="00530F54">
                <w:rPr>
                  <w:noProof/>
                  <w:spacing w:val="0"/>
                  <w:w w:val="100"/>
                  <w:lang w:val="pt-BR"/>
                </w:rPr>
                <w:t xml:space="preserve"> e Mobile</w:t>
              </w:r>
            </w:ins>
          </w:p>
        </w:tc>
      </w:tr>
      <w:tr w:rsidR="001B2ABD" w:rsidRPr="00D40ACF" w14:paraId="27687FA7" w14:textId="77777777" w:rsidTr="001B2ABD">
        <w:tc>
          <w:tcPr>
            <w:tcW w:w="3600" w:type="dxa"/>
          </w:tcPr>
          <w:sdt>
            <w:sdtPr>
              <w:rPr>
                <w:noProof/>
                <w:lang w:val="pt-BR"/>
              </w:rPr>
              <w:id w:val="-1711873194"/>
              <w:placeholder>
                <w:docPart w:val="53FBBAF9C816479C88FB88EA7658921A"/>
              </w:placeholder>
              <w:temporary/>
              <w:showingPlcHdr/>
              <w15:appearance w15:val="hidden"/>
            </w:sdtPr>
            <w:sdtEndPr/>
            <w:sdtContent>
              <w:p w14:paraId="31BB46DE" w14:textId="77777777" w:rsidR="001B2ABD" w:rsidRPr="00D40ACF" w:rsidRDefault="00036450" w:rsidP="00036450">
                <w:pPr>
                  <w:pStyle w:val="Ttulo3"/>
                  <w:rPr>
                    <w:noProof/>
                    <w:lang w:val="pt-BR"/>
                  </w:rPr>
                </w:pPr>
                <w:r w:rsidRPr="00D40ACF">
                  <w:rPr>
                    <w:noProof/>
                    <w:lang w:val="pt-BR" w:bidi="pt-BR"/>
                  </w:rPr>
                  <w:t>Perfil</w:t>
                </w:r>
              </w:p>
            </w:sdtContent>
          </w:sdt>
          <w:p w14:paraId="4B5C8A8C" w14:textId="26DEED4D" w:rsidR="00036450" w:rsidRPr="00D40ACF" w:rsidRDefault="008F5444" w:rsidP="008F5444">
            <w:pPr>
              <w:rPr>
                <w:noProof/>
                <w:lang w:val="pt-BR"/>
              </w:rPr>
            </w:pPr>
            <w:ins w:id="1" w:author="Autor">
              <w:r>
                <w:rPr>
                  <w:noProof/>
                  <w:lang w:val="pt-BR"/>
                </w:rPr>
                <w:t xml:space="preserve">Atualmente trabalho como </w:t>
              </w:r>
              <w:r w:rsidRPr="008F5444">
                <w:rPr>
                  <w:noProof/>
                  <w:lang w:val="pt-BR"/>
                </w:rPr>
                <w:t>freelancer</w:t>
              </w:r>
              <w:r>
                <w:rPr>
                  <w:noProof/>
                  <w:lang w:val="pt-BR"/>
                </w:rPr>
                <w:t>, desenvolvendo site, sistemas web, aplicativos para smarthpones. Utilizando C#, Java, Javascript, HTML/CSS e Xamarin  Forms(NET MAUI).</w:t>
              </w:r>
              <w:r w:rsidR="00530F54">
                <w:rPr>
                  <w:noProof/>
                  <w:lang w:val="pt-BR"/>
                </w:rPr>
                <w:t xml:space="preserve"> Faço parte do Projeto Oracle One/Alura e Dell Lead.</w:t>
              </w:r>
            </w:ins>
          </w:p>
          <w:p w14:paraId="383BF3A1" w14:textId="77777777" w:rsidR="00036450" w:rsidRPr="00D40ACF" w:rsidRDefault="00036450" w:rsidP="00036450">
            <w:pPr>
              <w:rPr>
                <w:noProof/>
                <w:lang w:val="pt-BR"/>
              </w:rPr>
            </w:pPr>
          </w:p>
          <w:sdt>
            <w:sdtPr>
              <w:rPr>
                <w:noProof/>
                <w:lang w:val="pt-BR"/>
              </w:rPr>
              <w:id w:val="-1954003311"/>
              <w:placeholder>
                <w:docPart w:val="AC2E69CA40F1466E93CCDC794DAB7EAE"/>
              </w:placeholder>
              <w:temporary/>
              <w:showingPlcHdr/>
              <w15:appearance w15:val="hidden"/>
            </w:sdtPr>
            <w:sdtEndPr/>
            <w:sdtContent>
              <w:p w14:paraId="6EFE2800" w14:textId="77777777" w:rsidR="00036450" w:rsidRPr="00D40ACF" w:rsidRDefault="00CB0055" w:rsidP="00CB0055">
                <w:pPr>
                  <w:pStyle w:val="Ttulo3"/>
                  <w:rPr>
                    <w:noProof/>
                    <w:lang w:val="pt-BR"/>
                  </w:rPr>
                </w:pPr>
                <w:r w:rsidRPr="00D40ACF">
                  <w:rPr>
                    <w:noProof/>
                    <w:lang w:val="pt-BR" w:bidi="pt-BR"/>
                  </w:rPr>
                  <w:t>Contato</w:t>
                </w:r>
              </w:p>
            </w:sdtContent>
          </w:sdt>
          <w:sdt>
            <w:sdtPr>
              <w:rPr>
                <w:noProof/>
                <w:lang w:val="pt-BR"/>
              </w:rPr>
              <w:id w:val="1111563247"/>
              <w:placeholder>
                <w:docPart w:val="AA17B8D4D4074B92BD1E8812C7D8CC7F"/>
              </w:placeholder>
              <w:temporary/>
              <w:showingPlcHdr/>
              <w15:appearance w15:val="hidden"/>
            </w:sdtPr>
            <w:sdtEndPr/>
            <w:sdtContent>
              <w:p w14:paraId="275170E7" w14:textId="77777777" w:rsidR="004D3011" w:rsidRPr="00D40ACF" w:rsidRDefault="004D3011" w:rsidP="004D3011">
                <w:pPr>
                  <w:rPr>
                    <w:noProof/>
                    <w:lang w:val="pt-BR"/>
                  </w:rPr>
                </w:pPr>
                <w:r w:rsidRPr="00D40ACF">
                  <w:rPr>
                    <w:noProof/>
                    <w:lang w:val="pt-BR" w:bidi="pt-BR"/>
                  </w:rPr>
                  <w:t>TELEFONE:</w:t>
                </w:r>
              </w:p>
            </w:sdtContent>
          </w:sdt>
          <w:p w14:paraId="7A650CC8" w14:textId="1A8601D4" w:rsidR="004D3011" w:rsidRPr="00D40ACF" w:rsidRDefault="00560284" w:rsidP="004D3011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63-984027709</w:t>
            </w:r>
          </w:p>
          <w:p w14:paraId="11A83DB5" w14:textId="77777777" w:rsidR="004D3011" w:rsidRPr="00D40ACF" w:rsidRDefault="004D3011" w:rsidP="004D3011">
            <w:pPr>
              <w:rPr>
                <w:noProof/>
                <w:lang w:val="pt-BR"/>
              </w:rPr>
            </w:pPr>
          </w:p>
          <w:sdt>
            <w:sdtPr>
              <w:rPr>
                <w:noProof/>
                <w:lang w:val="pt-BR"/>
              </w:rPr>
              <w:id w:val="67859272"/>
              <w:placeholder>
                <w:docPart w:val="43EC7A8CA26545FEAA8CFCCE41349CFC"/>
              </w:placeholder>
              <w:temporary/>
              <w:showingPlcHdr/>
              <w15:appearance w15:val="hidden"/>
            </w:sdtPr>
            <w:sdtEndPr/>
            <w:sdtContent>
              <w:p w14:paraId="7E5415B4" w14:textId="77777777" w:rsidR="004D3011" w:rsidRPr="00D40ACF" w:rsidRDefault="004D3011" w:rsidP="004D3011">
                <w:pPr>
                  <w:rPr>
                    <w:noProof/>
                    <w:lang w:val="pt-BR"/>
                  </w:rPr>
                </w:pPr>
                <w:r w:rsidRPr="00D40ACF">
                  <w:rPr>
                    <w:noProof/>
                    <w:lang w:val="pt-BR" w:bidi="pt-BR"/>
                  </w:rPr>
                  <w:t>SITE:</w:t>
                </w:r>
              </w:p>
            </w:sdtContent>
          </w:sdt>
          <w:p w14:paraId="7AD18922" w14:textId="7376E5C2" w:rsidR="004D3011" w:rsidRPr="00D40ACF" w:rsidRDefault="00560284" w:rsidP="004D3011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https://wpasolutions.com.br</w:t>
            </w:r>
          </w:p>
          <w:p w14:paraId="5386C92C" w14:textId="77777777" w:rsidR="004D3011" w:rsidRPr="00D40ACF" w:rsidRDefault="004D3011" w:rsidP="004D3011">
            <w:pPr>
              <w:rPr>
                <w:noProof/>
                <w:lang w:val="pt-BR"/>
              </w:rPr>
            </w:pPr>
          </w:p>
          <w:sdt>
            <w:sdtPr>
              <w:rPr>
                <w:noProof/>
                <w:lang w:val="pt-BR"/>
              </w:rPr>
              <w:id w:val="-240260293"/>
              <w:placeholder>
                <w:docPart w:val="83E7AA3B063B424A816A8946A0C9E46A"/>
              </w:placeholder>
              <w:temporary/>
              <w:showingPlcHdr/>
              <w15:appearance w15:val="hidden"/>
            </w:sdtPr>
            <w:sdtEndPr/>
            <w:sdtContent>
              <w:p w14:paraId="74E08582" w14:textId="77777777" w:rsidR="004D3011" w:rsidRPr="00D40ACF" w:rsidRDefault="004D3011" w:rsidP="004D3011">
                <w:pPr>
                  <w:rPr>
                    <w:noProof/>
                    <w:lang w:val="pt-BR"/>
                  </w:rPr>
                </w:pPr>
                <w:r w:rsidRPr="00D40ACF">
                  <w:rPr>
                    <w:noProof/>
                    <w:lang w:val="pt-BR" w:bidi="pt-BR"/>
                  </w:rPr>
                  <w:t>EMAIL:</w:t>
                </w:r>
              </w:p>
            </w:sdtContent>
          </w:sdt>
          <w:p w14:paraId="646EB4F9" w14:textId="30F1EE6A" w:rsidR="00036450" w:rsidRPr="00D40ACF" w:rsidRDefault="00560284" w:rsidP="002D5281">
            <w:pPr>
              <w:rPr>
                <w:rStyle w:val="Hyperlink"/>
                <w:noProof/>
                <w:lang w:val="pt-BR"/>
              </w:rPr>
            </w:pPr>
            <w:r>
              <w:rPr>
                <w:noProof/>
                <w:color w:val="B85A22" w:themeColor="accent2" w:themeShade="BF"/>
                <w:lang w:val="pt-BR"/>
              </w:rPr>
              <w:t>weslleyalberto@gmail.com</w:t>
            </w:r>
          </w:p>
          <w:p w14:paraId="0621B244" w14:textId="77777777" w:rsidR="004142CD" w:rsidRPr="00D40ACF" w:rsidRDefault="004142CD" w:rsidP="004142CD">
            <w:pPr>
              <w:rPr>
                <w:noProof/>
                <w:lang w:val="pt-BR"/>
              </w:rPr>
            </w:pPr>
          </w:p>
          <w:sdt>
            <w:sdtPr>
              <w:rPr>
                <w:noProof/>
                <w:lang w:val="pt-BR"/>
              </w:rPr>
              <w:id w:val="-1444214663"/>
              <w:placeholder>
                <w:docPart w:val="B7075629D47E44E0959CA84A5920BA29"/>
              </w:placeholder>
              <w:temporary/>
              <w:showingPlcHdr/>
              <w15:appearance w15:val="hidden"/>
            </w:sdtPr>
            <w:sdtEndPr/>
            <w:sdtContent>
              <w:p w14:paraId="55C08D34" w14:textId="77777777" w:rsidR="004D3011" w:rsidRPr="00D40ACF" w:rsidRDefault="00CB0055" w:rsidP="00CB0055">
                <w:pPr>
                  <w:pStyle w:val="Ttulo3"/>
                  <w:rPr>
                    <w:noProof/>
                    <w:lang w:val="pt-BR"/>
                  </w:rPr>
                </w:pPr>
                <w:r w:rsidRPr="00D40ACF">
                  <w:rPr>
                    <w:noProof/>
                    <w:lang w:val="pt-BR" w:bidi="pt-BR"/>
                  </w:rPr>
                  <w:t>Passatempos</w:t>
                </w:r>
              </w:p>
            </w:sdtContent>
          </w:sdt>
          <w:p w14:paraId="56F5EE10" w14:textId="6299DEC8" w:rsidR="004D3011" w:rsidRPr="00D40ACF" w:rsidRDefault="00560284" w:rsidP="004D3011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Caminhar/Correr</w:t>
            </w:r>
          </w:p>
          <w:p w14:paraId="33BAC46A" w14:textId="7C37061F" w:rsidR="004D3011" w:rsidRPr="00D40ACF" w:rsidRDefault="00560284" w:rsidP="004D3011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Games</w:t>
            </w:r>
          </w:p>
          <w:p w14:paraId="1F0DDFDD" w14:textId="7A8BFFCF" w:rsidR="004D3011" w:rsidRPr="00D40ACF" w:rsidRDefault="00560284" w:rsidP="004D3011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Ler</w:t>
            </w:r>
          </w:p>
          <w:p w14:paraId="3ED9A069" w14:textId="77777777" w:rsidR="004D3011" w:rsidRDefault="00560284" w:rsidP="004D3011">
            <w:pPr>
              <w:rPr>
                <w:ins w:id="2" w:author="Autor"/>
                <w:noProof/>
                <w:lang w:val="pt-BR"/>
              </w:rPr>
            </w:pPr>
            <w:r>
              <w:rPr>
                <w:noProof/>
                <w:lang w:val="pt-BR"/>
              </w:rPr>
              <w:t>P</w:t>
            </w:r>
            <w:ins w:id="3" w:author="Autor">
              <w:r>
                <w:rPr>
                  <w:noProof/>
                  <w:lang w:val="pt-BR"/>
                </w:rPr>
                <w:t>ets</w:t>
              </w:r>
            </w:ins>
          </w:p>
          <w:p w14:paraId="7251F474" w14:textId="5F249E07" w:rsidR="00530F54" w:rsidRPr="00D40ACF" w:rsidRDefault="00530F54" w:rsidP="004D3011">
            <w:pPr>
              <w:rPr>
                <w:noProof/>
                <w:lang w:val="pt-BR"/>
              </w:rPr>
            </w:pPr>
            <w:ins w:id="4" w:author="Autor">
              <w:r>
                <w:rPr>
                  <w:noProof/>
                  <w:lang w:val="pt-BR"/>
                </w:rPr>
                <w:t>Estudar</w:t>
              </w:r>
            </w:ins>
          </w:p>
        </w:tc>
        <w:tc>
          <w:tcPr>
            <w:tcW w:w="720" w:type="dxa"/>
          </w:tcPr>
          <w:p w14:paraId="4D1BF7CE" w14:textId="77777777" w:rsidR="001B2ABD" w:rsidRPr="00D40ACF" w:rsidRDefault="001B2ABD" w:rsidP="000C45FF">
            <w:pPr>
              <w:tabs>
                <w:tab w:val="left" w:pos="990"/>
              </w:tabs>
              <w:rPr>
                <w:noProof/>
                <w:lang w:val="pt-BR"/>
              </w:rPr>
            </w:pPr>
          </w:p>
        </w:tc>
        <w:tc>
          <w:tcPr>
            <w:tcW w:w="6470" w:type="dxa"/>
          </w:tcPr>
          <w:sdt>
            <w:sdtPr>
              <w:rPr>
                <w:noProof/>
                <w:lang w:val="pt-BR"/>
              </w:rPr>
              <w:id w:val="1049110328"/>
              <w:placeholder>
                <w:docPart w:val="A0975BCFC4234408A2120483EC226575"/>
              </w:placeholder>
              <w:temporary/>
              <w:showingPlcHdr/>
              <w15:appearance w15:val="hidden"/>
            </w:sdtPr>
            <w:sdtEndPr/>
            <w:sdtContent>
              <w:p w14:paraId="44FE88CE" w14:textId="77777777" w:rsidR="001B2ABD" w:rsidRPr="00D40ACF" w:rsidRDefault="00E25A26" w:rsidP="00036450">
                <w:pPr>
                  <w:pStyle w:val="Ttulo2"/>
                  <w:rPr>
                    <w:noProof/>
                    <w:lang w:val="pt-BR"/>
                  </w:rPr>
                </w:pPr>
                <w:r w:rsidRPr="00D40ACF">
                  <w:rPr>
                    <w:noProof/>
                    <w:lang w:val="pt-BR" w:bidi="pt-BR"/>
                  </w:rPr>
                  <w:t>EDUCAÇÃO</w:t>
                </w:r>
              </w:p>
            </w:sdtContent>
          </w:sdt>
          <w:p w14:paraId="73D3210C" w14:textId="72BE90E7" w:rsidR="00036450" w:rsidRPr="00D40ACF" w:rsidRDefault="008F5444" w:rsidP="00B359E4">
            <w:pPr>
              <w:pStyle w:val="Ttulo4"/>
              <w:rPr>
                <w:noProof/>
                <w:lang w:val="pt-BR"/>
              </w:rPr>
            </w:pPr>
            <w:ins w:id="5" w:author="Autor">
              <w:r>
                <w:rPr>
                  <w:noProof/>
                  <w:lang w:val="pt-BR"/>
                </w:rPr>
                <w:t>CEM – Centro de ensino médio Jose Alves de Assis</w:t>
              </w:r>
            </w:ins>
          </w:p>
          <w:p w14:paraId="05A7BDE0" w14:textId="2AE37937" w:rsidR="00036450" w:rsidRPr="00D40ACF" w:rsidRDefault="008F5444" w:rsidP="00B359E4">
            <w:pPr>
              <w:pStyle w:val="Data"/>
              <w:rPr>
                <w:noProof/>
                <w:lang w:val="pt-BR"/>
              </w:rPr>
            </w:pPr>
            <w:ins w:id="6" w:author="Autor">
              <w:r>
                <w:rPr>
                  <w:noProof/>
                  <w:lang w:val="pt-BR"/>
                </w:rPr>
                <w:t>01/2018</w:t>
              </w:r>
            </w:ins>
            <w:r w:rsidR="00036450" w:rsidRPr="00D40ACF">
              <w:rPr>
                <w:noProof/>
                <w:lang w:val="pt-BR" w:bidi="pt-BR"/>
              </w:rPr>
              <w:t xml:space="preserve"> </w:t>
            </w:r>
            <w:del w:id="7" w:author="Autor">
              <w:r w:rsidR="00036450" w:rsidRPr="00D40ACF" w:rsidDel="008F5444">
                <w:rPr>
                  <w:noProof/>
                  <w:lang w:val="pt-BR" w:bidi="pt-BR"/>
                </w:rPr>
                <w:delText>-</w:delText>
              </w:r>
            </w:del>
            <w:ins w:id="8" w:author="Autor">
              <w:r>
                <w:rPr>
                  <w:noProof/>
                  <w:lang w:val="pt-BR" w:bidi="pt-BR"/>
                </w:rPr>
                <w:t>–</w:t>
              </w:r>
            </w:ins>
            <w:r w:rsidR="00036450" w:rsidRPr="00D40ACF">
              <w:rPr>
                <w:noProof/>
                <w:lang w:val="pt-BR" w:bidi="pt-BR"/>
              </w:rPr>
              <w:t xml:space="preserve"> </w:t>
            </w:r>
            <w:ins w:id="9" w:author="Autor">
              <w:r>
                <w:rPr>
                  <w:noProof/>
                  <w:lang w:val="pt-BR"/>
                </w:rPr>
                <w:t>12/2020</w:t>
              </w:r>
            </w:ins>
          </w:p>
          <w:p w14:paraId="0F2BFF3D" w14:textId="7EC914BA" w:rsidR="00CC0C6D" w:rsidRPr="00D40ACF" w:rsidRDefault="008F5444" w:rsidP="00CC0C6D">
            <w:pPr>
              <w:rPr>
                <w:noProof/>
                <w:lang w:val="pt-BR"/>
              </w:rPr>
            </w:pPr>
            <w:ins w:id="10" w:author="Autor">
              <w:r>
                <w:rPr>
                  <w:noProof/>
                  <w:lang w:val="pt-BR"/>
                </w:rPr>
                <w:t xml:space="preserve">Tenho facilidade em matemática(calcúlos ), Física e química. </w:t>
              </w:r>
            </w:ins>
            <w:r w:rsidR="00CC0C6D" w:rsidRPr="00D40ACF">
              <w:rPr>
                <w:noProof/>
                <w:lang w:val="pt-BR" w:bidi="pt-BR"/>
              </w:rPr>
              <w:t xml:space="preserve"> </w:t>
            </w:r>
          </w:p>
          <w:p w14:paraId="25EB77DE" w14:textId="77777777" w:rsidR="00036450" w:rsidRPr="00D40ACF" w:rsidRDefault="004142CD" w:rsidP="004142CD">
            <w:pPr>
              <w:rPr>
                <w:noProof/>
                <w:lang w:val="pt-BR"/>
              </w:rPr>
            </w:pPr>
            <w:r w:rsidRPr="00D40ACF">
              <w:rPr>
                <w:noProof/>
                <w:lang w:val="pt-BR" w:bidi="pt-BR"/>
              </w:rPr>
              <w:t xml:space="preserve"> </w:t>
            </w:r>
          </w:p>
          <w:p w14:paraId="556235AC" w14:textId="79315EBF" w:rsidR="00036450" w:rsidRPr="00D40ACF" w:rsidRDefault="00530F54" w:rsidP="00B359E4">
            <w:pPr>
              <w:pStyle w:val="Ttulo4"/>
              <w:rPr>
                <w:noProof/>
                <w:lang w:val="pt-BR"/>
              </w:rPr>
            </w:pPr>
            <w:ins w:id="11" w:author="Autor">
              <w:r>
                <w:rPr>
                  <w:noProof/>
                  <w:lang w:val="pt-BR"/>
                </w:rPr>
                <w:t>Alura</w:t>
              </w:r>
            </w:ins>
          </w:p>
          <w:p w14:paraId="33B1DFE7" w14:textId="0DB248F0" w:rsidR="00036450" w:rsidRPr="00D40ACF" w:rsidRDefault="00530F54" w:rsidP="00B359E4">
            <w:pPr>
              <w:pStyle w:val="Data"/>
              <w:rPr>
                <w:noProof/>
                <w:lang w:val="pt-BR"/>
              </w:rPr>
            </w:pPr>
            <w:ins w:id="12" w:author="Autor">
              <w:r>
                <w:rPr>
                  <w:noProof/>
                  <w:lang w:val="pt-BR"/>
                </w:rPr>
                <w:t>01/2022</w:t>
              </w:r>
            </w:ins>
            <w:r w:rsidR="00036450" w:rsidRPr="00D40ACF">
              <w:rPr>
                <w:noProof/>
                <w:lang w:val="pt-BR" w:bidi="pt-BR"/>
              </w:rPr>
              <w:t xml:space="preserve"> - </w:t>
            </w:r>
            <w:ins w:id="13" w:author="Autor">
              <w:r>
                <w:rPr>
                  <w:noProof/>
                  <w:lang w:val="pt-BR"/>
                </w:rPr>
                <w:t>Presente</w:t>
              </w:r>
            </w:ins>
          </w:p>
          <w:p w14:paraId="49E76148" w14:textId="758B9089" w:rsidR="001424E5" w:rsidRPr="00D40ACF" w:rsidRDefault="00530F54" w:rsidP="001424E5">
            <w:pPr>
              <w:rPr>
                <w:noProof/>
                <w:lang w:val="pt-BR"/>
              </w:rPr>
            </w:pPr>
            <w:ins w:id="14" w:author="Autor">
              <w:r>
                <w:rPr>
                  <w:noProof/>
                  <w:lang w:val="pt-BR"/>
                </w:rPr>
                <w:t>Estudanfdo tecnologias da Web(Front), e Java (Back)</w:t>
              </w:r>
            </w:ins>
            <w:r w:rsidR="001424E5" w:rsidRPr="00D40ACF">
              <w:rPr>
                <w:noProof/>
                <w:lang w:val="pt-BR" w:bidi="pt-BR"/>
              </w:rPr>
              <w:t xml:space="preserve"> </w:t>
            </w:r>
          </w:p>
          <w:p w14:paraId="4C8BE21E" w14:textId="77777777" w:rsidR="004142CD" w:rsidRPr="00D40ACF" w:rsidRDefault="004142CD" w:rsidP="00036450">
            <w:pPr>
              <w:rPr>
                <w:noProof/>
                <w:lang w:val="pt-BR"/>
              </w:rPr>
            </w:pPr>
          </w:p>
          <w:sdt>
            <w:sdtPr>
              <w:rPr>
                <w:noProof/>
                <w:lang w:val="pt-BR"/>
              </w:rPr>
              <w:id w:val="1001553383"/>
              <w:placeholder>
                <w:docPart w:val="834E7F42BA39464FAD6BBDF00E5464BF"/>
              </w:placeholder>
              <w:temporary/>
              <w:showingPlcHdr/>
              <w15:appearance w15:val="hidden"/>
            </w:sdtPr>
            <w:sdtEndPr/>
            <w:sdtContent>
              <w:p w14:paraId="2D6E865F" w14:textId="77777777" w:rsidR="00036450" w:rsidRPr="00D40ACF" w:rsidRDefault="00036450" w:rsidP="00036450">
                <w:pPr>
                  <w:pStyle w:val="Ttulo2"/>
                  <w:rPr>
                    <w:noProof/>
                    <w:lang w:val="pt-BR"/>
                  </w:rPr>
                </w:pPr>
                <w:r w:rsidRPr="00D40ACF">
                  <w:rPr>
                    <w:noProof/>
                    <w:lang w:val="pt-BR" w:bidi="pt-BR"/>
                  </w:rPr>
                  <w:t>EXPERIÊNCIA DE TRABALHO</w:t>
                </w:r>
              </w:p>
            </w:sdtContent>
          </w:sdt>
          <w:p w14:paraId="0425AC74" w14:textId="7D8D7AAB" w:rsidR="00036450" w:rsidRPr="00D40ACF" w:rsidRDefault="00F617AE" w:rsidP="00B359E4">
            <w:pPr>
              <w:pStyle w:val="Ttulo4"/>
              <w:rPr>
                <w:bCs/>
                <w:noProof/>
                <w:lang w:val="pt-BR"/>
              </w:rPr>
            </w:pPr>
            <w:r>
              <w:rPr>
                <w:noProof/>
                <w:lang w:val="pt-BR"/>
              </w:rPr>
              <w:t xml:space="preserve">Atento Brasil </w:t>
            </w:r>
            <w:r>
              <w:rPr>
                <w:noProof/>
                <w:lang w:val="pt-BR" w:bidi="pt-BR"/>
              </w:rPr>
              <w:t>- Agente de atendimento</w:t>
            </w:r>
          </w:p>
          <w:p w14:paraId="34558BA0" w14:textId="0CBB7879" w:rsidR="00036450" w:rsidRPr="00D40ACF" w:rsidRDefault="00F617AE" w:rsidP="00B359E4">
            <w:pPr>
              <w:pStyle w:val="Dat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02/2011</w:t>
            </w:r>
            <w:r w:rsidR="004142CD" w:rsidRPr="00D40ACF">
              <w:rPr>
                <w:noProof/>
                <w:lang w:val="pt-BR" w:bidi="pt-BR"/>
              </w:rPr>
              <w:t xml:space="preserve"> </w:t>
            </w:r>
            <w:r>
              <w:rPr>
                <w:noProof/>
                <w:lang w:val="pt-BR" w:bidi="pt-BR"/>
              </w:rPr>
              <w:t>–</w:t>
            </w:r>
            <w:r w:rsidR="004142CD" w:rsidRPr="00D40ACF">
              <w:rPr>
                <w:noProof/>
                <w:lang w:val="pt-BR" w:bidi="pt-BR"/>
              </w:rPr>
              <w:t xml:space="preserve"> </w:t>
            </w:r>
            <w:r>
              <w:rPr>
                <w:noProof/>
                <w:lang w:val="pt-BR"/>
              </w:rPr>
              <w:t>01/2012</w:t>
            </w:r>
          </w:p>
          <w:p w14:paraId="50DA366A" w14:textId="6E9765C1" w:rsidR="00036450" w:rsidRPr="00D40ACF" w:rsidRDefault="00F617AE" w:rsidP="00036450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Atendimento ao cliente VIVO, com a missão de resolver possíveis conflitos e evitar acionamento nos orgãos de fiscalização(PROCON/ANATEL).</w:t>
            </w:r>
            <w:r w:rsidR="00036450" w:rsidRPr="00D40ACF">
              <w:rPr>
                <w:noProof/>
                <w:lang w:val="pt-BR" w:bidi="pt-BR"/>
              </w:rPr>
              <w:t xml:space="preserve"> </w:t>
            </w:r>
          </w:p>
          <w:p w14:paraId="5E6670AD" w14:textId="77777777" w:rsidR="004D3011" w:rsidRPr="00D40ACF" w:rsidRDefault="004D3011" w:rsidP="00036450">
            <w:pPr>
              <w:rPr>
                <w:noProof/>
                <w:lang w:val="pt-BR"/>
              </w:rPr>
            </w:pPr>
          </w:p>
          <w:p w14:paraId="1AFD7378" w14:textId="4A8CC901" w:rsidR="004D3011" w:rsidRPr="00D40ACF" w:rsidRDefault="00F617AE" w:rsidP="00B359E4">
            <w:pPr>
              <w:pStyle w:val="Ttulo4"/>
              <w:rPr>
                <w:bCs/>
                <w:noProof/>
                <w:lang w:val="pt-BR"/>
              </w:rPr>
            </w:pPr>
            <w:r>
              <w:rPr>
                <w:noProof/>
                <w:lang w:val="pt-BR"/>
              </w:rPr>
              <w:t>Brasil Telecom Call Centers S/A -</w:t>
            </w:r>
            <w:r w:rsidR="002D3CA3" w:rsidRPr="00D40ACF">
              <w:rPr>
                <w:noProof/>
                <w:lang w:val="pt-BR" w:bidi="pt-BR"/>
              </w:rPr>
              <w:t xml:space="preserve"> </w:t>
            </w:r>
            <w:r>
              <w:rPr>
                <w:noProof/>
                <w:lang w:val="pt-BR"/>
              </w:rPr>
              <w:t>Help Desk</w:t>
            </w:r>
          </w:p>
          <w:p w14:paraId="0843752D" w14:textId="4013F5BE" w:rsidR="004D3011" w:rsidRPr="00D40ACF" w:rsidRDefault="00F617AE" w:rsidP="00B359E4">
            <w:pPr>
              <w:pStyle w:val="Dat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02/2012</w:t>
            </w:r>
            <w:r w:rsidR="004142CD" w:rsidRPr="00D40ACF">
              <w:rPr>
                <w:noProof/>
                <w:lang w:val="pt-BR" w:bidi="pt-BR"/>
              </w:rPr>
              <w:t xml:space="preserve"> </w:t>
            </w:r>
            <w:r>
              <w:rPr>
                <w:noProof/>
                <w:lang w:val="pt-BR" w:bidi="pt-BR"/>
              </w:rPr>
              <w:t>–</w:t>
            </w:r>
            <w:r w:rsidR="004142CD" w:rsidRPr="00D40ACF">
              <w:rPr>
                <w:noProof/>
                <w:lang w:val="pt-BR" w:bidi="pt-BR"/>
              </w:rPr>
              <w:t xml:space="preserve"> </w:t>
            </w:r>
            <w:r>
              <w:rPr>
                <w:noProof/>
                <w:lang w:val="pt-BR"/>
              </w:rPr>
              <w:t>11/2015</w:t>
            </w:r>
          </w:p>
          <w:p w14:paraId="1EF2E3C4" w14:textId="72F828E1" w:rsidR="004D3011" w:rsidRPr="00D40ACF" w:rsidRDefault="00F617AE" w:rsidP="004D3011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Atendimento ao cliente OI Velox, com o intúito de resolver possiveis falhas no sinal de internet e telefonia fixa.</w:t>
            </w:r>
            <w:r w:rsidR="00036450" w:rsidRPr="00D40ACF">
              <w:rPr>
                <w:noProof/>
                <w:lang w:val="pt-BR" w:bidi="pt-BR"/>
              </w:rPr>
              <w:t xml:space="preserve"> </w:t>
            </w:r>
          </w:p>
          <w:p w14:paraId="67189451" w14:textId="77777777" w:rsidR="004D3011" w:rsidRPr="00D40ACF" w:rsidRDefault="004D3011" w:rsidP="00036450">
            <w:pPr>
              <w:rPr>
                <w:noProof/>
                <w:lang w:val="pt-BR"/>
              </w:rPr>
            </w:pPr>
          </w:p>
          <w:p w14:paraId="34FED785" w14:textId="3DACB27E" w:rsidR="004D3011" w:rsidRPr="00D40ACF" w:rsidRDefault="00F617AE" w:rsidP="00B359E4">
            <w:pPr>
              <w:pStyle w:val="Ttulo4"/>
              <w:rPr>
                <w:bCs/>
                <w:noProof/>
                <w:lang w:val="pt-BR"/>
              </w:rPr>
            </w:pPr>
            <w:r>
              <w:rPr>
                <w:noProof/>
                <w:lang w:val="pt-BR"/>
              </w:rPr>
              <w:t>Brasil Center Telecomunicações - S/A</w:t>
            </w:r>
            <w:r w:rsidR="002D3CA3" w:rsidRPr="00D40ACF">
              <w:rPr>
                <w:noProof/>
                <w:lang w:val="pt-BR" w:bidi="pt-BR"/>
              </w:rPr>
              <w:t xml:space="preserve"> </w:t>
            </w:r>
            <w:r>
              <w:rPr>
                <w:noProof/>
                <w:lang w:val="pt-BR"/>
              </w:rPr>
              <w:t xml:space="preserve">BackOffice </w:t>
            </w:r>
          </w:p>
          <w:p w14:paraId="2F9ED8F7" w14:textId="3DE31C45" w:rsidR="004D3011" w:rsidRPr="00D40ACF" w:rsidRDefault="00F617AE" w:rsidP="00B359E4">
            <w:pPr>
              <w:pStyle w:val="Dat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02/2016</w:t>
            </w:r>
            <w:r w:rsidR="004142CD" w:rsidRPr="00D40ACF">
              <w:rPr>
                <w:noProof/>
                <w:lang w:val="pt-BR" w:bidi="pt-BR"/>
              </w:rPr>
              <w:t xml:space="preserve"> </w:t>
            </w:r>
            <w:r>
              <w:rPr>
                <w:noProof/>
                <w:lang w:val="pt-BR" w:bidi="pt-BR"/>
              </w:rPr>
              <w:t>–</w:t>
            </w:r>
            <w:r w:rsidR="004142CD" w:rsidRPr="00D40ACF">
              <w:rPr>
                <w:noProof/>
                <w:lang w:val="pt-BR" w:bidi="pt-BR"/>
              </w:rPr>
              <w:t xml:space="preserve"> </w:t>
            </w:r>
            <w:r>
              <w:rPr>
                <w:noProof/>
                <w:lang w:val="pt-BR"/>
              </w:rPr>
              <w:t>04/2017</w:t>
            </w:r>
          </w:p>
          <w:p w14:paraId="7BF658CA" w14:textId="16DF85ED" w:rsidR="004D3011" w:rsidRPr="00D40ACF" w:rsidRDefault="00F617AE" w:rsidP="004D3011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 xml:space="preserve">Atendimento ao cliente Grandes Empresas CLARO. Atendimento da demanda do gestor de linha/responsável </w:t>
            </w:r>
            <w:r>
              <w:rPr>
                <w:noProof/>
                <w:lang w:val="pt-BR" w:bidi="pt-BR"/>
              </w:rPr>
              <w:t>, como , por exemplo, ativação de SIMCARD(Chip), resolução de falhas técnicas(Problemas de conectividade 3G/4G) e ativação de serviços por demanda.</w:t>
            </w:r>
          </w:p>
          <w:p w14:paraId="34B92E27" w14:textId="77777777" w:rsidR="004D3011" w:rsidRPr="00D40ACF" w:rsidRDefault="004D3011" w:rsidP="00036450">
            <w:pPr>
              <w:rPr>
                <w:noProof/>
                <w:lang w:val="pt-BR"/>
              </w:rPr>
            </w:pPr>
          </w:p>
          <w:sdt>
            <w:sdtPr>
              <w:rPr>
                <w:noProof/>
                <w:lang w:val="pt-BR"/>
              </w:rPr>
              <w:id w:val="1669594239"/>
              <w:placeholder>
                <w:docPart w:val="191D64D044FF4B58826C490AE1D66E6D"/>
              </w:placeholder>
              <w:temporary/>
              <w:showingPlcHdr/>
              <w15:appearance w15:val="hidden"/>
            </w:sdtPr>
            <w:sdtEndPr/>
            <w:sdtContent>
              <w:p w14:paraId="3F2C4FE1" w14:textId="77777777" w:rsidR="00036450" w:rsidRPr="00D40ACF" w:rsidRDefault="00180329" w:rsidP="00036450">
                <w:pPr>
                  <w:pStyle w:val="Ttulo2"/>
                  <w:rPr>
                    <w:noProof/>
                    <w:lang w:val="pt-BR"/>
                  </w:rPr>
                </w:pPr>
                <w:r w:rsidRPr="00D40ACF">
                  <w:rPr>
                    <w:rStyle w:val="Ttulo2Char"/>
                    <w:b/>
                    <w:noProof/>
                    <w:lang w:val="pt-BR" w:bidi="pt-BR"/>
                  </w:rPr>
                  <w:t>HABILIDADES</w:t>
                </w:r>
              </w:p>
            </w:sdtContent>
          </w:sdt>
          <w:p w14:paraId="2201500B" w14:textId="77777777" w:rsidR="00036450" w:rsidRPr="00D40ACF" w:rsidRDefault="00112054" w:rsidP="004D3011">
            <w:pPr>
              <w:rPr>
                <w:noProof/>
                <w:color w:val="FFFFFF" w:themeColor="background1"/>
                <w:lang w:val="pt-BR"/>
              </w:rPr>
            </w:pPr>
            <w:r w:rsidRPr="00D40ACF">
              <w:rPr>
                <w:noProof/>
                <w:color w:val="000000" w:themeColor="text1"/>
                <w:lang w:val="pt-BR" w:bidi="pt-BR"/>
              </w:rPr>
              <w:drawing>
                <wp:inline distT="0" distB="0" distL="0" distR="0" wp14:anchorId="3C9DFEA7" wp14:editId="32E454A9">
                  <wp:extent cx="3756660" cy="1257300"/>
                  <wp:effectExtent l="0" t="0" r="0" b="0"/>
                  <wp:docPr id="12" name="Gráfico 12" descr="gráfico de habilidades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</w:tr>
    </w:tbl>
    <w:p w14:paraId="6EF5F259" w14:textId="77777777" w:rsidR="0043117B" w:rsidRPr="00D40ACF" w:rsidRDefault="005D6BB4" w:rsidP="000C45FF">
      <w:pPr>
        <w:tabs>
          <w:tab w:val="left" w:pos="990"/>
        </w:tabs>
        <w:rPr>
          <w:noProof/>
          <w:lang w:val="pt-BR"/>
        </w:rPr>
      </w:pPr>
    </w:p>
    <w:sectPr w:rsidR="0043117B" w:rsidRPr="00D40ACF" w:rsidSect="002D3CA3">
      <w:headerReference w:type="default" r:id="rId11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10C96" w14:textId="77777777" w:rsidR="005D6BB4" w:rsidRDefault="005D6BB4" w:rsidP="000C45FF">
      <w:r>
        <w:separator/>
      </w:r>
    </w:p>
  </w:endnote>
  <w:endnote w:type="continuationSeparator" w:id="0">
    <w:p w14:paraId="55B1D16E" w14:textId="77777777" w:rsidR="005D6BB4" w:rsidRDefault="005D6BB4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1EC23" w14:textId="77777777" w:rsidR="005D6BB4" w:rsidRDefault="005D6BB4" w:rsidP="000C45FF">
      <w:r>
        <w:separator/>
      </w:r>
    </w:p>
  </w:footnote>
  <w:footnote w:type="continuationSeparator" w:id="0">
    <w:p w14:paraId="46001E2E" w14:textId="77777777" w:rsidR="005D6BB4" w:rsidRDefault="005D6BB4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F4C13" w14:textId="77777777" w:rsidR="000C45FF" w:rsidRPr="005A2450" w:rsidRDefault="000C45FF">
    <w:pPr>
      <w:pStyle w:val="Cabealho"/>
      <w:rPr>
        <w:lang w:val="pt-BR"/>
      </w:rPr>
    </w:pPr>
    <w:r w:rsidRPr="005A2450">
      <w:rPr>
        <w:noProof/>
        <w:lang w:val="pt-BR" w:bidi="pt-BR"/>
      </w:rPr>
      <w:drawing>
        <wp:anchor distT="0" distB="0" distL="114300" distR="114300" simplePos="0" relativeHeight="251658240" behindDoc="1" locked="0" layoutInCell="1" allowOverlap="1" wp14:anchorId="36F27425" wp14:editId="0E5E7D4C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Elemento 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294DA94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CEC886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59ADFB0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74F7D8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DAD56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0A0AEBA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D43A42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7C614DE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9E2DCE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39C391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6D29C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5D3159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00551C4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D1B"/>
    <w:rsid w:val="00036450"/>
    <w:rsid w:val="00094499"/>
    <w:rsid w:val="000C45FF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D3CA3"/>
    <w:rsid w:val="002D5281"/>
    <w:rsid w:val="0030481B"/>
    <w:rsid w:val="003156FC"/>
    <w:rsid w:val="003254B5"/>
    <w:rsid w:val="00333B41"/>
    <w:rsid w:val="0037121F"/>
    <w:rsid w:val="003A6B7D"/>
    <w:rsid w:val="003B06CA"/>
    <w:rsid w:val="004071FC"/>
    <w:rsid w:val="004142CD"/>
    <w:rsid w:val="00445947"/>
    <w:rsid w:val="004813B3"/>
    <w:rsid w:val="00496591"/>
    <w:rsid w:val="004C63E4"/>
    <w:rsid w:val="004D3011"/>
    <w:rsid w:val="004D7BD7"/>
    <w:rsid w:val="005262AC"/>
    <w:rsid w:val="00530F54"/>
    <w:rsid w:val="00560284"/>
    <w:rsid w:val="005A2450"/>
    <w:rsid w:val="005D6BB4"/>
    <w:rsid w:val="005E39D5"/>
    <w:rsid w:val="00600670"/>
    <w:rsid w:val="0062123A"/>
    <w:rsid w:val="00646E75"/>
    <w:rsid w:val="006771D0"/>
    <w:rsid w:val="006E24E2"/>
    <w:rsid w:val="00715FCB"/>
    <w:rsid w:val="00743101"/>
    <w:rsid w:val="007775E1"/>
    <w:rsid w:val="007867A0"/>
    <w:rsid w:val="007927F5"/>
    <w:rsid w:val="007D4DDB"/>
    <w:rsid w:val="00802CA0"/>
    <w:rsid w:val="008F5444"/>
    <w:rsid w:val="009260CD"/>
    <w:rsid w:val="00941BED"/>
    <w:rsid w:val="00952C25"/>
    <w:rsid w:val="00A2118D"/>
    <w:rsid w:val="00A238A5"/>
    <w:rsid w:val="00A2629B"/>
    <w:rsid w:val="00A97D1B"/>
    <w:rsid w:val="00AD76E2"/>
    <w:rsid w:val="00B06E40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80034"/>
    <w:rsid w:val="00C9578B"/>
    <w:rsid w:val="00CB0055"/>
    <w:rsid w:val="00CC0C6D"/>
    <w:rsid w:val="00D04BFE"/>
    <w:rsid w:val="00D2522B"/>
    <w:rsid w:val="00D40ACF"/>
    <w:rsid w:val="00D422DE"/>
    <w:rsid w:val="00D5459D"/>
    <w:rsid w:val="00DA1F4D"/>
    <w:rsid w:val="00DD172A"/>
    <w:rsid w:val="00E25A26"/>
    <w:rsid w:val="00E4381A"/>
    <w:rsid w:val="00E55D74"/>
    <w:rsid w:val="00F60274"/>
    <w:rsid w:val="00F617AE"/>
    <w:rsid w:val="00F77FB9"/>
    <w:rsid w:val="00F87FBC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B81BB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450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5A2450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5A2450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5A2450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har"/>
    <w:uiPriority w:val="9"/>
    <w:qFormat/>
    <w:rsid w:val="005A2450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5A2450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5A2450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5A2450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5A2450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5A2450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A2450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5A2450"/>
    <w:rPr>
      <w:caps/>
      <w:color w:val="000000" w:themeColor="text1"/>
      <w:sz w:val="96"/>
      <w:szCs w:val="76"/>
    </w:rPr>
  </w:style>
  <w:style w:type="character" w:customStyle="1" w:styleId="TtuloChar">
    <w:name w:val="Título Char"/>
    <w:basedOn w:val="Fontepargpadro"/>
    <w:link w:val="Ttulo"/>
    <w:uiPriority w:val="10"/>
    <w:rsid w:val="005A2450"/>
    <w:rPr>
      <w:rFonts w:ascii="Century Gothic" w:hAnsi="Century Gothic"/>
      <w:caps/>
      <w:color w:val="000000" w:themeColor="text1"/>
      <w:sz w:val="96"/>
      <w:szCs w:val="76"/>
    </w:rPr>
  </w:style>
  <w:style w:type="character" w:styleId="nfase">
    <w:name w:val="Emphasis"/>
    <w:basedOn w:val="Fontepargpadro"/>
    <w:uiPriority w:val="11"/>
    <w:semiHidden/>
    <w:qFormat/>
    <w:rsid w:val="005A2450"/>
    <w:rPr>
      <w:rFonts w:ascii="Century Gothic" w:hAnsi="Century Gothic"/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5A2450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Data">
    <w:name w:val="Date"/>
    <w:basedOn w:val="Normal"/>
    <w:next w:val="Normal"/>
    <w:link w:val="DataChar"/>
    <w:uiPriority w:val="99"/>
    <w:rsid w:val="005A2450"/>
  </w:style>
  <w:style w:type="character" w:customStyle="1" w:styleId="DataChar">
    <w:name w:val="Data Char"/>
    <w:basedOn w:val="Fontepargpadro"/>
    <w:link w:val="Data"/>
    <w:uiPriority w:val="99"/>
    <w:rsid w:val="005A2450"/>
    <w:rPr>
      <w:rFonts w:ascii="Century Gothic" w:hAnsi="Century Gothic"/>
      <w:sz w:val="18"/>
      <w:szCs w:val="22"/>
    </w:rPr>
  </w:style>
  <w:style w:type="character" w:styleId="Hyperlink">
    <w:name w:val="Hyperlink"/>
    <w:basedOn w:val="Fontepargpadro"/>
    <w:uiPriority w:val="99"/>
    <w:unhideWhenUsed/>
    <w:rsid w:val="005A2450"/>
    <w:rPr>
      <w:rFonts w:ascii="Century Gothic" w:hAnsi="Century Gothic"/>
      <w:color w:val="B85A22" w:themeColor="accent2" w:themeShade="BF"/>
      <w:u w:val="single"/>
    </w:rPr>
  </w:style>
  <w:style w:type="character" w:customStyle="1" w:styleId="Menonoresolvida1">
    <w:name w:val="Menção não resolvida1"/>
    <w:basedOn w:val="Fontepargpadro"/>
    <w:uiPriority w:val="99"/>
    <w:semiHidden/>
    <w:rsid w:val="005A2450"/>
    <w:rPr>
      <w:rFonts w:ascii="Century Gothic" w:hAnsi="Century Gothic"/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semiHidden/>
    <w:rsid w:val="005A2450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5A2450"/>
    <w:rPr>
      <w:rFonts w:ascii="Century Gothic" w:hAnsi="Century Gothic"/>
      <w:sz w:val="18"/>
      <w:szCs w:val="22"/>
    </w:rPr>
  </w:style>
  <w:style w:type="paragraph" w:styleId="Rodap">
    <w:name w:val="footer"/>
    <w:basedOn w:val="Normal"/>
    <w:link w:val="RodapChar"/>
    <w:uiPriority w:val="99"/>
    <w:semiHidden/>
    <w:rsid w:val="005A2450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5A2450"/>
    <w:rPr>
      <w:rFonts w:ascii="Century Gothic" w:hAnsi="Century Gothic"/>
      <w:sz w:val="18"/>
      <w:szCs w:val="22"/>
    </w:rPr>
  </w:style>
  <w:style w:type="table" w:styleId="Tabelacomgrade">
    <w:name w:val="Table Grid"/>
    <w:basedOn w:val="Tabelanormal"/>
    <w:uiPriority w:val="39"/>
    <w:rsid w:val="005A24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A2450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5A2450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har">
    <w:name w:val="Subtítulo Char"/>
    <w:basedOn w:val="Fontepargpadro"/>
    <w:link w:val="Subttulo"/>
    <w:uiPriority w:val="11"/>
    <w:rsid w:val="005A2450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har">
    <w:name w:val="Título 3 Char"/>
    <w:basedOn w:val="Fontepargpadro"/>
    <w:link w:val="Ttulo3"/>
    <w:uiPriority w:val="9"/>
    <w:rsid w:val="005A2450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har">
    <w:name w:val="Título 4 Char"/>
    <w:basedOn w:val="Fontepargpadro"/>
    <w:link w:val="Ttulo4"/>
    <w:uiPriority w:val="9"/>
    <w:rsid w:val="005A2450"/>
    <w:rPr>
      <w:rFonts w:ascii="Century Gothic" w:hAnsi="Century Gothic"/>
      <w:b/>
      <w:sz w:val="18"/>
      <w:szCs w:val="22"/>
    </w:rPr>
  </w:style>
  <w:style w:type="character" w:styleId="Meno">
    <w:name w:val="Mention"/>
    <w:basedOn w:val="Fontepargpadro"/>
    <w:uiPriority w:val="99"/>
    <w:semiHidden/>
    <w:unhideWhenUsed/>
    <w:rsid w:val="005A2450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5A2450"/>
    <w:pPr>
      <w:numPr>
        <w:numId w:val="1"/>
      </w:numPr>
    </w:pPr>
  </w:style>
  <w:style w:type="numbering" w:styleId="1ai">
    <w:name w:val="Outline List 1"/>
    <w:basedOn w:val="Semlista"/>
    <w:uiPriority w:val="99"/>
    <w:semiHidden/>
    <w:unhideWhenUsed/>
    <w:rsid w:val="005A2450"/>
    <w:pPr>
      <w:numPr>
        <w:numId w:val="2"/>
      </w:numPr>
    </w:pPr>
  </w:style>
  <w:style w:type="character" w:styleId="CdigoHTML">
    <w:name w:val="HTML Code"/>
    <w:basedOn w:val="Fontepargpadro"/>
    <w:uiPriority w:val="99"/>
    <w:semiHidden/>
    <w:unhideWhenUsed/>
    <w:rsid w:val="005A2450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5A2450"/>
    <w:rPr>
      <w:rFonts w:ascii="Century Gothic" w:hAnsi="Century Gothic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5A2450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5A2450"/>
    <w:rPr>
      <w:rFonts w:ascii="Century Gothic" w:hAnsi="Century Gothic"/>
      <w:i/>
      <w:iCs/>
      <w:sz w:val="18"/>
      <w:szCs w:val="22"/>
    </w:rPr>
  </w:style>
  <w:style w:type="character" w:styleId="DefinioHTML">
    <w:name w:val="HTML Definition"/>
    <w:basedOn w:val="Fontepargpadro"/>
    <w:uiPriority w:val="99"/>
    <w:semiHidden/>
    <w:unhideWhenUsed/>
    <w:rsid w:val="005A2450"/>
    <w:rPr>
      <w:rFonts w:ascii="Century Gothic" w:hAnsi="Century Gothic"/>
      <w:i/>
      <w:iCs/>
    </w:rPr>
  </w:style>
  <w:style w:type="character" w:styleId="CitaoHTML">
    <w:name w:val="HTML Cite"/>
    <w:basedOn w:val="Fontepargpadro"/>
    <w:uiPriority w:val="99"/>
    <w:semiHidden/>
    <w:unhideWhenUsed/>
    <w:rsid w:val="005A2450"/>
    <w:rPr>
      <w:rFonts w:ascii="Century Gothic" w:hAnsi="Century Gothic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5A2450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5A2450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5A2450"/>
    <w:rPr>
      <w:rFonts w:ascii="Century Gothic" w:hAnsi="Century Gothic"/>
    </w:rPr>
  </w:style>
  <w:style w:type="character" w:styleId="TecladoHTML">
    <w:name w:val="HTML Keyboard"/>
    <w:basedOn w:val="Fontepargpadro"/>
    <w:uiPriority w:val="99"/>
    <w:semiHidden/>
    <w:unhideWhenUsed/>
    <w:rsid w:val="005A2450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450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450"/>
    <w:rPr>
      <w:rFonts w:ascii="Consolas" w:hAnsi="Consolas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rsid w:val="005A2450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rsid w:val="005A2450"/>
    <w:pPr>
      <w:spacing w:after="100"/>
      <w:ind w:left="180"/>
    </w:pPr>
  </w:style>
  <w:style w:type="paragraph" w:styleId="Sumrio3">
    <w:name w:val="toc 3"/>
    <w:basedOn w:val="Normal"/>
    <w:next w:val="Normal"/>
    <w:autoRedefine/>
    <w:uiPriority w:val="39"/>
    <w:semiHidden/>
    <w:rsid w:val="005A2450"/>
    <w:pPr>
      <w:spacing w:after="100"/>
      <w:ind w:left="360"/>
    </w:pPr>
  </w:style>
  <w:style w:type="paragraph" w:styleId="Sumrio4">
    <w:name w:val="toc 4"/>
    <w:basedOn w:val="Normal"/>
    <w:next w:val="Normal"/>
    <w:autoRedefine/>
    <w:uiPriority w:val="39"/>
    <w:semiHidden/>
    <w:rsid w:val="005A2450"/>
    <w:pPr>
      <w:spacing w:after="100"/>
      <w:ind w:left="540"/>
    </w:pPr>
  </w:style>
  <w:style w:type="paragraph" w:styleId="Sumrio5">
    <w:name w:val="toc 5"/>
    <w:basedOn w:val="Normal"/>
    <w:next w:val="Normal"/>
    <w:autoRedefine/>
    <w:uiPriority w:val="39"/>
    <w:semiHidden/>
    <w:rsid w:val="005A2450"/>
    <w:pPr>
      <w:spacing w:after="100"/>
      <w:ind w:left="720"/>
    </w:pPr>
  </w:style>
  <w:style w:type="paragraph" w:styleId="Sumrio6">
    <w:name w:val="toc 6"/>
    <w:basedOn w:val="Normal"/>
    <w:next w:val="Normal"/>
    <w:autoRedefine/>
    <w:uiPriority w:val="39"/>
    <w:semiHidden/>
    <w:rsid w:val="005A2450"/>
    <w:pPr>
      <w:spacing w:after="100"/>
      <w:ind w:left="900"/>
    </w:pPr>
  </w:style>
  <w:style w:type="paragraph" w:styleId="Sumrio7">
    <w:name w:val="toc 7"/>
    <w:basedOn w:val="Normal"/>
    <w:next w:val="Normal"/>
    <w:autoRedefine/>
    <w:uiPriority w:val="39"/>
    <w:semiHidden/>
    <w:rsid w:val="005A2450"/>
    <w:pPr>
      <w:spacing w:after="100"/>
      <w:ind w:left="1080"/>
    </w:pPr>
  </w:style>
  <w:style w:type="paragraph" w:styleId="Sumrio8">
    <w:name w:val="toc 8"/>
    <w:basedOn w:val="Normal"/>
    <w:next w:val="Normal"/>
    <w:autoRedefine/>
    <w:uiPriority w:val="39"/>
    <w:semiHidden/>
    <w:rsid w:val="005A2450"/>
    <w:pPr>
      <w:spacing w:after="100"/>
      <w:ind w:left="1260"/>
    </w:pPr>
  </w:style>
  <w:style w:type="paragraph" w:styleId="Sumrio9">
    <w:name w:val="toc 9"/>
    <w:basedOn w:val="Normal"/>
    <w:next w:val="Normal"/>
    <w:autoRedefine/>
    <w:uiPriority w:val="39"/>
    <w:semiHidden/>
    <w:rsid w:val="005A2450"/>
    <w:pPr>
      <w:spacing w:after="100"/>
      <w:ind w:left="144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A2450"/>
    <w:pPr>
      <w:outlineLvl w:val="9"/>
    </w:pPr>
  </w:style>
  <w:style w:type="character" w:styleId="RefernciaSutil">
    <w:name w:val="Subtle Reference"/>
    <w:basedOn w:val="Fontepargpadro"/>
    <w:uiPriority w:val="31"/>
    <w:semiHidden/>
    <w:qFormat/>
    <w:rsid w:val="005A2450"/>
    <w:rPr>
      <w:rFonts w:ascii="Century Gothic" w:hAnsi="Century Gothic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5A2450"/>
    <w:rPr>
      <w:rFonts w:ascii="Century Gothic" w:hAnsi="Century Gothic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5A245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5A2450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5A2450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5A2450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5A2450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5A2450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5A2450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5A2450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5A245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5A2450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5A2450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5A2450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5A2450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5A2450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5A2450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5A245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5A245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5A245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5A245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5A245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5A245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5A245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5A245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5A2450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5A2450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5A2450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5A2450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5A2450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5A2450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5A2450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5A2450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5A2450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5A2450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5A2450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5A2450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5A2450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5A245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5A245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5A245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5A245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5A245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5A245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5A245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5A2450"/>
  </w:style>
  <w:style w:type="character" w:styleId="TtulodoLivro">
    <w:name w:val="Book Title"/>
    <w:basedOn w:val="Fontepargpadro"/>
    <w:uiPriority w:val="33"/>
    <w:semiHidden/>
    <w:qFormat/>
    <w:rsid w:val="005A2450"/>
    <w:rPr>
      <w:rFonts w:ascii="Century Gothic" w:hAnsi="Century Gothic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5A2450"/>
    <w:rPr>
      <w:rFonts w:ascii="Century Gothic" w:hAnsi="Century Gothic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5A245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5A2450"/>
    <w:rPr>
      <w:rFonts w:ascii="Century Gothic" w:eastAsiaTheme="majorEastAsia" w:hAnsi="Century Gothic" w:cstheme="majorBidi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5A2450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5A2450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5A2450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5A2450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5A2450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5A2450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5A245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5A245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5A2450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5A245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5A245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5A245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5A245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5A245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5A2450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5A2450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5A2450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5A2450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5A2450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5A2450"/>
    <w:pPr>
      <w:ind w:left="720"/>
      <w:contextualSpacing/>
    </w:pPr>
  </w:style>
  <w:style w:type="paragraph" w:styleId="Numerada">
    <w:name w:val="List Number"/>
    <w:basedOn w:val="Normal"/>
    <w:uiPriority w:val="99"/>
    <w:semiHidden/>
    <w:unhideWhenUsed/>
    <w:rsid w:val="005A2450"/>
    <w:pPr>
      <w:numPr>
        <w:numId w:val="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5A2450"/>
    <w:pPr>
      <w:numPr>
        <w:numId w:val="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5A2450"/>
    <w:pPr>
      <w:numPr>
        <w:numId w:val="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5A2450"/>
    <w:pPr>
      <w:numPr>
        <w:numId w:val="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5A2450"/>
    <w:pPr>
      <w:numPr>
        <w:numId w:val="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5A2450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5A2450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5A2450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5A2450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5A2450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5A245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5A245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5A245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5A2450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5A2450"/>
  </w:style>
  <w:style w:type="paragraph" w:styleId="Textodemacro">
    <w:name w:val="macro"/>
    <w:link w:val="TextodemacroChar"/>
    <w:uiPriority w:val="99"/>
    <w:semiHidden/>
    <w:unhideWhenUsed/>
    <w:rsid w:val="005A245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5A2450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5A2450"/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5A2450"/>
    <w:rPr>
      <w:rFonts w:ascii="Century Gothic" w:hAnsi="Century Gothic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A2450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A2450"/>
    <w:rPr>
      <w:rFonts w:ascii="Century Gothic" w:hAnsi="Century Gothic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5A2450"/>
    <w:pPr>
      <w:ind w:left="180" w:hanging="180"/>
    </w:pPr>
  </w:style>
  <w:style w:type="paragraph" w:styleId="Ttulodendicedeautoridades">
    <w:name w:val="toa heading"/>
    <w:basedOn w:val="Normal"/>
    <w:next w:val="Normal"/>
    <w:uiPriority w:val="99"/>
    <w:semiHidden/>
    <w:rsid w:val="005A2450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qFormat/>
    <w:rsid w:val="005A245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5A2450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Colorida">
    <w:name w:val="Colorful List"/>
    <w:basedOn w:val="Tabelanormal"/>
    <w:uiPriority w:val="72"/>
    <w:semiHidden/>
    <w:unhideWhenUsed/>
    <w:rsid w:val="005A245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5A2450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5A2450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5A2450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5A2450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5A2450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5A2450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5A245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5A2450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5A2450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5A245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A245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A2450"/>
    <w:rPr>
      <w:rFonts w:ascii="Century Gothic" w:hAnsi="Century Gothic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A245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A2450"/>
    <w:rPr>
      <w:rFonts w:ascii="Century Gothic" w:hAnsi="Century Gothic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5A2450"/>
    <w:rPr>
      <w:rFonts w:ascii="Century Gothic" w:hAnsi="Century Gothic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A2450"/>
    <w:rPr>
      <w:rFonts w:ascii="Microsoft YaHei UI" w:eastAsia="Microsoft YaHei UI" w:hAnsi="Microsoft YaHei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2450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5A2450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5A2450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5A2450"/>
    <w:rPr>
      <w:rFonts w:ascii="Microsoft YaHei UI" w:eastAsia="Microsoft YaHei UI" w:hAnsi="Microsoft YaHei UI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5A2450"/>
    <w:rPr>
      <w:rFonts w:ascii="Microsoft YaHei UI" w:eastAsia="Microsoft YaHei UI" w:hAnsi="Microsoft YaHei UI"/>
      <w:sz w:val="18"/>
      <w:szCs w:val="1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A2450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A2450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A2450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A2450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A2450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5A2450"/>
    <w:pPr>
      <w:numPr>
        <w:numId w:val="13"/>
      </w:numPr>
    </w:pPr>
  </w:style>
  <w:style w:type="table" w:styleId="SimplesTabela1">
    <w:name w:val="Plain Table 1"/>
    <w:basedOn w:val="Tabelanormal"/>
    <w:uiPriority w:val="41"/>
    <w:rsid w:val="005A245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5A245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5A245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5A245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5A245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qFormat/>
    <w:rsid w:val="005A2450"/>
    <w:rPr>
      <w:rFonts w:ascii="Century Gothic" w:hAnsi="Century Gothic"/>
      <w:sz w:val="18"/>
      <w:szCs w:val="22"/>
    </w:rPr>
  </w:style>
  <w:style w:type="character" w:styleId="RefernciaIntensa">
    <w:name w:val="Intense Reference"/>
    <w:basedOn w:val="Fontepargpadro"/>
    <w:uiPriority w:val="32"/>
    <w:semiHidden/>
    <w:qFormat/>
    <w:rsid w:val="005A2450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qFormat/>
    <w:rsid w:val="005A2450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5A2450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eIntensa">
    <w:name w:val="Intense Emphasis"/>
    <w:basedOn w:val="Fontepargpadro"/>
    <w:uiPriority w:val="21"/>
    <w:semiHidden/>
    <w:qFormat/>
    <w:rsid w:val="005A2450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5A2450"/>
    <w:rPr>
      <w:rFonts w:ascii="Times New Roman" w:hAnsi="Times New Roman" w:cs="Times New Roman"/>
      <w:sz w:val="24"/>
      <w:szCs w:val="24"/>
    </w:rPr>
  </w:style>
  <w:style w:type="character" w:styleId="Hiperlinkinteligente">
    <w:name w:val="Smart Hyperlink"/>
    <w:basedOn w:val="Fontepargpadro"/>
    <w:uiPriority w:val="99"/>
    <w:semiHidden/>
    <w:unhideWhenUsed/>
    <w:rsid w:val="005A2450"/>
    <w:rPr>
      <w:rFonts w:ascii="Century Gothic" w:hAnsi="Century Gothic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5A2450"/>
    <w:rPr>
      <w:rFonts w:ascii="Century Gothic" w:hAnsi="Century Gothic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5A2450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5A2450"/>
    <w:rPr>
      <w:rFonts w:ascii="Century Gothic" w:hAnsi="Century Gothic"/>
      <w:sz w:val="18"/>
      <w:szCs w:val="22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5A2450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5A2450"/>
    <w:rPr>
      <w:rFonts w:ascii="Century Gothic" w:hAnsi="Century Gothic"/>
      <w:sz w:val="18"/>
      <w:szCs w:val="22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5A2450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5A2450"/>
    <w:rPr>
      <w:rFonts w:ascii="Century Gothic" w:hAnsi="Century Gothic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5A2450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5A2450"/>
    <w:rPr>
      <w:rFonts w:ascii="Century Gothic" w:hAnsi="Century Gothic"/>
      <w:sz w:val="18"/>
      <w:szCs w:val="22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5A2450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5A2450"/>
    <w:rPr>
      <w:rFonts w:ascii="Century Gothic" w:hAnsi="Century Gothic"/>
      <w:sz w:val="18"/>
      <w:szCs w:val="22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5A2450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5A2450"/>
    <w:rPr>
      <w:rFonts w:ascii="Century Gothic" w:hAnsi="Century Gothic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5A2450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5A2450"/>
    <w:rPr>
      <w:rFonts w:ascii="Century Gothic" w:hAnsi="Century Gothic"/>
      <w:sz w:val="18"/>
      <w:szCs w:val="22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5A2450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5A2450"/>
    <w:rPr>
      <w:rFonts w:ascii="Century Gothic" w:hAnsi="Century Gothic"/>
      <w:sz w:val="18"/>
      <w:szCs w:val="22"/>
    </w:rPr>
  </w:style>
  <w:style w:type="paragraph" w:styleId="Recuonormal">
    <w:name w:val="Normal Indent"/>
    <w:basedOn w:val="Normal"/>
    <w:uiPriority w:val="99"/>
    <w:semiHidden/>
    <w:unhideWhenUsed/>
    <w:rsid w:val="005A2450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5A2450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5A2450"/>
    <w:rPr>
      <w:rFonts w:ascii="Century Gothic" w:hAnsi="Century Gothic"/>
      <w:sz w:val="18"/>
      <w:szCs w:val="22"/>
    </w:rPr>
  </w:style>
  <w:style w:type="table" w:styleId="Tabelacontempornea">
    <w:name w:val="Table Contemporary"/>
    <w:basedOn w:val="Tabelanormal"/>
    <w:uiPriority w:val="99"/>
    <w:semiHidden/>
    <w:unhideWhenUsed/>
    <w:rsid w:val="005A245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5A245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5A2450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5A2450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5A2450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5A2450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5A2450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5A2450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5A245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5A2450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5A2450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5A2450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5A2450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5A2450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5A2450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5A245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5A2450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5A2450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5A2450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5A2450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5A2450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5A2450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5A2450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5A2450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5A2450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5A2450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5A2450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5A2450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5A2450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5A245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5A245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5A245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5A245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5A245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5A245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5A245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deLista2">
    <w:name w:val="List Table 2"/>
    <w:basedOn w:val="Tabelanormal"/>
    <w:uiPriority w:val="47"/>
    <w:rsid w:val="005A2450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5A2450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5A2450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5A2450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5A2450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5A2450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5A2450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deLista3">
    <w:name w:val="List Table 3"/>
    <w:basedOn w:val="Tabelanormal"/>
    <w:uiPriority w:val="48"/>
    <w:rsid w:val="005A2450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5A2450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5A2450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5A2450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5A2450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5A2450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5A2450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5A245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5A2450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5A2450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5A2450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5A2450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5A2450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5A2450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5A2450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5A2450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5A2450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5A2450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5A2450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5A2450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5A2450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5A2450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5A2450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5A2450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5A2450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5A2450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5A2450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5A2450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5A2450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5A2450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5A2450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5A2450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5A2450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5A2450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5A2450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5A2450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5A2450"/>
    <w:rPr>
      <w:rFonts w:ascii="Century Gothic" w:hAnsi="Century Gothic"/>
      <w:sz w:val="18"/>
      <w:szCs w:val="22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5A2450"/>
  </w:style>
  <w:style w:type="character" w:customStyle="1" w:styleId="SaudaoChar">
    <w:name w:val="Saudação Char"/>
    <w:basedOn w:val="Fontepargpadro"/>
    <w:link w:val="Saudao"/>
    <w:uiPriority w:val="99"/>
    <w:semiHidden/>
    <w:rsid w:val="005A2450"/>
    <w:rPr>
      <w:rFonts w:ascii="Century Gothic" w:hAnsi="Century Gothic"/>
      <w:sz w:val="18"/>
      <w:szCs w:val="22"/>
    </w:rPr>
  </w:style>
  <w:style w:type="table" w:styleId="Tabelaemcolunas1">
    <w:name w:val="Table Columns 1"/>
    <w:basedOn w:val="Tabelanormal"/>
    <w:uiPriority w:val="99"/>
    <w:semiHidden/>
    <w:unhideWhenUsed/>
    <w:rsid w:val="005A2450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5A2450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5A2450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5A2450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5A2450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5A2450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5A2450"/>
    <w:rPr>
      <w:rFonts w:ascii="Century Gothic" w:hAnsi="Century Gothic"/>
      <w:sz w:val="18"/>
      <w:szCs w:val="22"/>
    </w:rPr>
  </w:style>
  <w:style w:type="table" w:styleId="TabelaSimples-1">
    <w:name w:val="Table Simple 1"/>
    <w:basedOn w:val="Tabelanormal"/>
    <w:uiPriority w:val="99"/>
    <w:semiHidden/>
    <w:unhideWhenUsed/>
    <w:rsid w:val="005A2450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5A245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5A245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5A245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5A245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5A2450"/>
    <w:pPr>
      <w:ind w:left="180" w:hanging="1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5A2450"/>
    <w:pPr>
      <w:ind w:left="360" w:hanging="1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5A2450"/>
    <w:pPr>
      <w:ind w:left="540" w:hanging="1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5A2450"/>
    <w:pPr>
      <w:ind w:left="720" w:hanging="1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5A2450"/>
    <w:pPr>
      <w:ind w:left="900" w:hanging="1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5A2450"/>
    <w:pPr>
      <w:ind w:left="1080" w:hanging="1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5A2450"/>
    <w:pPr>
      <w:ind w:left="1260" w:hanging="1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5A2450"/>
    <w:pPr>
      <w:ind w:left="1440" w:hanging="1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5A2450"/>
    <w:pPr>
      <w:ind w:left="1620" w:hanging="18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5A2450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5A2450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5A2450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5A2450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5A2450"/>
    <w:rPr>
      <w:rFonts w:ascii="Century Gothic" w:hAnsi="Century Gothic"/>
      <w:sz w:val="18"/>
      <w:szCs w:val="22"/>
    </w:rPr>
  </w:style>
  <w:style w:type="table" w:styleId="Tabelacomgrade1">
    <w:name w:val="Table Grid 1"/>
    <w:basedOn w:val="Tabelanormal"/>
    <w:uiPriority w:val="99"/>
    <w:semiHidden/>
    <w:unhideWhenUsed/>
    <w:rsid w:val="005A245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5A2450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5A2450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5A2450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5A245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5A245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5A2450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5A2450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5A245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5A245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5A2450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5A2450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5A2450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5A2450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5A2450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5A2450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5A2450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5A2450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5A2450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5A2450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5A2450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5A2450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5A2450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deGrade3">
    <w:name w:val="Grid Table 3"/>
    <w:basedOn w:val="Tabelanormal"/>
    <w:uiPriority w:val="48"/>
    <w:rsid w:val="005A245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5A2450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5A2450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5A2450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5A2450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5A2450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5A2450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5A245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5A2450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5A2450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5A2450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5A2450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5A2450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5A2450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5A24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5A24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5A24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5A24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5A24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5A24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5A24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5A2450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5A2450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5A2450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5A2450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5A2450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5A2450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5A2450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5A2450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5A2450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5A2450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5A2450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5A2450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5A2450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5A2450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5A2450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5A245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5A2450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5A2450"/>
    <w:rPr>
      <w:rFonts w:ascii="Century Gothic" w:hAnsi="Century Gothic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A2450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A2450"/>
    <w:rPr>
      <w:rFonts w:ascii="Century Gothic" w:hAnsi="Century Gothic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5A2450"/>
    <w:rPr>
      <w:rFonts w:ascii="Century Gothic" w:hAnsi="Century Gothic"/>
    </w:rPr>
  </w:style>
  <w:style w:type="table" w:styleId="Tabelacomefeitos3D1">
    <w:name w:val="Table 3D effects 1"/>
    <w:basedOn w:val="Tabelanormal"/>
    <w:uiPriority w:val="99"/>
    <w:semiHidden/>
    <w:unhideWhenUsed/>
    <w:rsid w:val="005A2450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5A2450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5A245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5A24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5A2450"/>
    <w:rPr>
      <w:rFonts w:ascii="Century Gothic" w:hAnsi="Century Gothic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5A2450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5A2450"/>
    <w:rPr>
      <w:rFonts w:ascii="Century Gothic" w:hAnsi="Century Gothic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A2450"/>
    <w:pPr>
      <w:spacing w:after="200"/>
    </w:pPr>
    <w:rPr>
      <w:i/>
      <w:iCs/>
      <w:color w:val="775F55" w:themeColor="text2"/>
      <w:szCs w:val="18"/>
    </w:rPr>
  </w:style>
  <w:style w:type="paragraph" w:styleId="Reviso">
    <w:name w:val="Revision"/>
    <w:hidden/>
    <w:uiPriority w:val="99"/>
    <w:semiHidden/>
    <w:rsid w:val="00560284"/>
    <w:rPr>
      <w:rFonts w:ascii="Century Gothic" w:hAnsi="Century Gothic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chart" Target="charts/chart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sll\AppData\Local\Microsoft\Office\16.0\DTS\pt-BR%7bF2629FCB-5B9E-4CD9-91D3-29DBDA55DF5D%7d\%7b1D76C469-A91D-4F15-AFA1-88AF8B599853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C#</c:v>
                </c:pt>
                <c:pt idx="1">
                  <c:v>Javascript</c:v>
                </c:pt>
                <c:pt idx="2">
                  <c:v>HTML/CSS</c:v>
                </c:pt>
                <c:pt idx="3">
                  <c:v>Java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</c:v>
                </c:pt>
                <c:pt idx="1">
                  <c:v>0.7</c:v>
                </c:pt>
                <c:pt idx="2">
                  <c:v>0.8</c:v>
                </c:pt>
                <c:pt idx="3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numFmt formatCode="0.00%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3FBBAF9C816479C88FB88EA7658921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7E70C20-7446-4717-864C-EB6FA4EB7F2A}"/>
      </w:docPartPr>
      <w:docPartBody>
        <w:p w:rsidR="00000000" w:rsidRDefault="00BC5237">
          <w:pPr>
            <w:pStyle w:val="53FBBAF9C816479C88FB88EA7658921A"/>
          </w:pPr>
          <w:r w:rsidRPr="00D40ACF">
            <w:rPr>
              <w:noProof/>
              <w:lang w:bidi="pt-BR"/>
            </w:rPr>
            <w:t>Perfil</w:t>
          </w:r>
        </w:p>
      </w:docPartBody>
    </w:docPart>
    <w:docPart>
      <w:docPartPr>
        <w:name w:val="AC2E69CA40F1466E93CCDC794DAB7EA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763EF4C-6193-40E2-91D2-AC0EBDD243C2}"/>
      </w:docPartPr>
      <w:docPartBody>
        <w:p w:rsidR="00000000" w:rsidRDefault="00BC5237">
          <w:pPr>
            <w:pStyle w:val="AC2E69CA40F1466E93CCDC794DAB7EAE"/>
          </w:pPr>
          <w:r w:rsidRPr="00D40ACF">
            <w:rPr>
              <w:noProof/>
              <w:lang w:bidi="pt-BR"/>
            </w:rPr>
            <w:t>Contato</w:t>
          </w:r>
        </w:p>
      </w:docPartBody>
    </w:docPart>
    <w:docPart>
      <w:docPartPr>
        <w:name w:val="AA17B8D4D4074B92BD1E8812C7D8CC7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2F3FEBC-1738-40B7-A562-93642FB324EB}"/>
      </w:docPartPr>
      <w:docPartBody>
        <w:p w:rsidR="00000000" w:rsidRDefault="00BC5237">
          <w:pPr>
            <w:pStyle w:val="AA17B8D4D4074B92BD1E8812C7D8CC7F"/>
          </w:pPr>
          <w:r w:rsidRPr="00D40ACF">
            <w:rPr>
              <w:noProof/>
              <w:lang w:bidi="pt-BR"/>
            </w:rPr>
            <w:t>TELEFONE:</w:t>
          </w:r>
        </w:p>
      </w:docPartBody>
    </w:docPart>
    <w:docPart>
      <w:docPartPr>
        <w:name w:val="43EC7A8CA26545FEAA8CFCCE41349CF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D1CA7DF-06F1-4148-83B4-4C9CC60DC2B8}"/>
      </w:docPartPr>
      <w:docPartBody>
        <w:p w:rsidR="00000000" w:rsidRDefault="00BC5237">
          <w:pPr>
            <w:pStyle w:val="43EC7A8CA26545FEAA8CFCCE41349CFC"/>
          </w:pPr>
          <w:r w:rsidRPr="00D40ACF">
            <w:rPr>
              <w:noProof/>
              <w:lang w:bidi="pt-BR"/>
            </w:rPr>
            <w:t>SITE:</w:t>
          </w:r>
        </w:p>
      </w:docPartBody>
    </w:docPart>
    <w:docPart>
      <w:docPartPr>
        <w:name w:val="83E7AA3B063B424A816A8946A0C9E46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44A8D3C-2C21-4FC2-AF14-3CDE683FAF34}"/>
      </w:docPartPr>
      <w:docPartBody>
        <w:p w:rsidR="00000000" w:rsidRDefault="00BC5237">
          <w:pPr>
            <w:pStyle w:val="83E7AA3B063B424A816A8946A0C9E46A"/>
          </w:pPr>
          <w:r w:rsidRPr="00D40ACF">
            <w:rPr>
              <w:noProof/>
              <w:lang w:bidi="pt-BR"/>
            </w:rPr>
            <w:t>EMAIL:</w:t>
          </w:r>
        </w:p>
      </w:docPartBody>
    </w:docPart>
    <w:docPart>
      <w:docPartPr>
        <w:name w:val="B7075629D47E44E0959CA84A5920BA2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A65D26F-090C-4501-91B8-A1405E2793C6}"/>
      </w:docPartPr>
      <w:docPartBody>
        <w:p w:rsidR="00000000" w:rsidRDefault="00BC5237">
          <w:pPr>
            <w:pStyle w:val="B7075629D47E44E0959CA84A5920BA29"/>
          </w:pPr>
          <w:r w:rsidRPr="00D40ACF">
            <w:rPr>
              <w:noProof/>
              <w:lang w:bidi="pt-BR"/>
            </w:rPr>
            <w:t>Passatempos</w:t>
          </w:r>
        </w:p>
      </w:docPartBody>
    </w:docPart>
    <w:docPart>
      <w:docPartPr>
        <w:name w:val="A0975BCFC4234408A2120483EC22657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F1EE34F-070E-4A41-B91C-CB4B94739CB4}"/>
      </w:docPartPr>
      <w:docPartBody>
        <w:p w:rsidR="00000000" w:rsidRDefault="00BC5237">
          <w:pPr>
            <w:pStyle w:val="A0975BCFC4234408A2120483EC226575"/>
          </w:pPr>
          <w:r w:rsidRPr="00D40ACF">
            <w:rPr>
              <w:noProof/>
              <w:lang w:bidi="pt-BR"/>
            </w:rPr>
            <w:t>EDUCAÇÃO</w:t>
          </w:r>
        </w:p>
      </w:docPartBody>
    </w:docPart>
    <w:docPart>
      <w:docPartPr>
        <w:name w:val="834E7F42BA39464FAD6BBDF00E5464B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65DADC7-368E-4E7D-9D39-5D7F6FE55393}"/>
      </w:docPartPr>
      <w:docPartBody>
        <w:p w:rsidR="00000000" w:rsidRDefault="00BC5237">
          <w:pPr>
            <w:pStyle w:val="834E7F42BA39464FAD6BBDF00E5464BF"/>
          </w:pPr>
          <w:r w:rsidRPr="00D40ACF">
            <w:rPr>
              <w:noProof/>
              <w:lang w:bidi="pt-BR"/>
            </w:rPr>
            <w:t>EXPERIÊNCIA DE TRABALHO</w:t>
          </w:r>
        </w:p>
      </w:docPartBody>
    </w:docPart>
    <w:docPart>
      <w:docPartPr>
        <w:name w:val="191D64D044FF4B58826C490AE1D66E6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61A3A83-3598-427F-BFB7-A20790D98055}"/>
      </w:docPartPr>
      <w:docPartBody>
        <w:p w:rsidR="00000000" w:rsidRDefault="00BC5237">
          <w:pPr>
            <w:pStyle w:val="191D64D044FF4B58826C490AE1D66E6D"/>
          </w:pPr>
          <w:r w:rsidRPr="00D40ACF">
            <w:rPr>
              <w:rStyle w:val="Ttulo2Char"/>
              <w:noProof/>
              <w:lang w:bidi="pt-BR"/>
            </w:rPr>
            <w:t>HABILIDADES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99E"/>
    <w:rsid w:val="003D199E"/>
    <w:rsid w:val="00BC5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pt-PT" w:eastAsia="ja-JP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403D310E04C4BB6ABF204A0011F6C43">
    <w:name w:val="6403D310E04C4BB6ABF204A0011F6C43"/>
  </w:style>
  <w:style w:type="paragraph" w:customStyle="1" w:styleId="765A146BD5B6413289283DB0F4A5F8F7">
    <w:name w:val="765A146BD5B6413289283DB0F4A5F8F7"/>
  </w:style>
  <w:style w:type="paragraph" w:customStyle="1" w:styleId="53FBBAF9C816479C88FB88EA7658921A">
    <w:name w:val="53FBBAF9C816479C88FB88EA7658921A"/>
  </w:style>
  <w:style w:type="paragraph" w:customStyle="1" w:styleId="9C1F0477337E46D2A57E6350E0012481">
    <w:name w:val="9C1F0477337E46D2A57E6350E0012481"/>
  </w:style>
  <w:style w:type="paragraph" w:customStyle="1" w:styleId="AC2E69CA40F1466E93CCDC794DAB7EAE">
    <w:name w:val="AC2E69CA40F1466E93CCDC794DAB7EAE"/>
  </w:style>
  <w:style w:type="paragraph" w:customStyle="1" w:styleId="AA17B8D4D4074B92BD1E8812C7D8CC7F">
    <w:name w:val="AA17B8D4D4074B92BD1E8812C7D8CC7F"/>
  </w:style>
  <w:style w:type="paragraph" w:customStyle="1" w:styleId="EB333AA5659E43E28BFF1BBF3B72E69F">
    <w:name w:val="EB333AA5659E43E28BFF1BBF3B72E69F"/>
  </w:style>
  <w:style w:type="paragraph" w:customStyle="1" w:styleId="43EC7A8CA26545FEAA8CFCCE41349CFC">
    <w:name w:val="43EC7A8CA26545FEAA8CFCCE41349CFC"/>
  </w:style>
  <w:style w:type="paragraph" w:customStyle="1" w:styleId="756162C18663443590678C483FD76022">
    <w:name w:val="756162C18663443590678C483FD76022"/>
  </w:style>
  <w:style w:type="paragraph" w:customStyle="1" w:styleId="83E7AA3B063B424A816A8946A0C9E46A">
    <w:name w:val="83E7AA3B063B424A816A8946A0C9E46A"/>
  </w:style>
  <w:style w:type="character" w:styleId="Hyperlink">
    <w:name w:val="Hyperlink"/>
    <w:basedOn w:val="Fontepargpadro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FB42F7358C6746F1BCFE16D320D208A2">
    <w:name w:val="FB42F7358C6746F1BCFE16D320D208A2"/>
  </w:style>
  <w:style w:type="paragraph" w:customStyle="1" w:styleId="B7075629D47E44E0959CA84A5920BA29">
    <w:name w:val="B7075629D47E44E0959CA84A5920BA29"/>
  </w:style>
  <w:style w:type="paragraph" w:customStyle="1" w:styleId="A34FF39250BB46879EA73ACB412107EC">
    <w:name w:val="A34FF39250BB46879EA73ACB412107EC"/>
  </w:style>
  <w:style w:type="paragraph" w:customStyle="1" w:styleId="8B6244B4FA4944CB8F26D64A59935394">
    <w:name w:val="8B6244B4FA4944CB8F26D64A59935394"/>
  </w:style>
  <w:style w:type="paragraph" w:customStyle="1" w:styleId="9DE5587B2CCB48B1B30164B070612AAA">
    <w:name w:val="9DE5587B2CCB48B1B30164B070612AAA"/>
  </w:style>
  <w:style w:type="paragraph" w:customStyle="1" w:styleId="20ECBE5546FD4B54871493B042CF1052">
    <w:name w:val="20ECBE5546FD4B54871493B042CF1052"/>
  </w:style>
  <w:style w:type="paragraph" w:customStyle="1" w:styleId="A0975BCFC4234408A2120483EC226575">
    <w:name w:val="A0975BCFC4234408A2120483EC226575"/>
  </w:style>
  <w:style w:type="paragraph" w:customStyle="1" w:styleId="804DCD0F936D4628AB22F1AE5911FBDB">
    <w:name w:val="804DCD0F936D4628AB22F1AE5911FBDB"/>
  </w:style>
  <w:style w:type="paragraph" w:customStyle="1" w:styleId="92DE1090AF8D45589E37AEACE20E6747">
    <w:name w:val="92DE1090AF8D45589E37AEACE20E6747"/>
  </w:style>
  <w:style w:type="paragraph" w:customStyle="1" w:styleId="7B0E6B9C42E049A694CD7E8341A13178">
    <w:name w:val="7B0E6B9C42E049A694CD7E8341A13178"/>
  </w:style>
  <w:style w:type="paragraph" w:customStyle="1" w:styleId="0B6333DB3E5647058788FC397335D2BA">
    <w:name w:val="0B6333DB3E5647058788FC397335D2BA"/>
  </w:style>
  <w:style w:type="paragraph" w:customStyle="1" w:styleId="00B16C6506934B29AFFD7BD4C8225F20">
    <w:name w:val="00B16C6506934B29AFFD7BD4C8225F20"/>
  </w:style>
  <w:style w:type="paragraph" w:customStyle="1" w:styleId="A358AABCED3F4A2897B7B8F1941035A3">
    <w:name w:val="A358AABCED3F4A2897B7B8F1941035A3"/>
  </w:style>
  <w:style w:type="paragraph" w:customStyle="1" w:styleId="24ECE8ABE2D74CC0BFF85D82D29D1E23">
    <w:name w:val="24ECE8ABE2D74CC0BFF85D82D29D1E23"/>
  </w:style>
  <w:style w:type="paragraph" w:customStyle="1" w:styleId="AF5920C4FA954E9D9E67EC76104FC3BA">
    <w:name w:val="AF5920C4FA954E9D9E67EC76104FC3BA"/>
  </w:style>
  <w:style w:type="paragraph" w:customStyle="1" w:styleId="834E7F42BA39464FAD6BBDF00E5464BF">
    <w:name w:val="834E7F42BA39464FAD6BBDF00E5464BF"/>
  </w:style>
  <w:style w:type="paragraph" w:customStyle="1" w:styleId="66E3E562067A40B7BC78693527FE2986">
    <w:name w:val="66E3E562067A40B7BC78693527FE2986"/>
  </w:style>
  <w:style w:type="paragraph" w:customStyle="1" w:styleId="1A8C96C18A774FAA9E27CD4619229A8E">
    <w:name w:val="1A8C96C18A774FAA9E27CD4619229A8E"/>
  </w:style>
  <w:style w:type="paragraph" w:customStyle="1" w:styleId="C74679C3F1B54244A251BDB56C1EFBDB">
    <w:name w:val="C74679C3F1B54244A251BDB56C1EFBDB"/>
  </w:style>
  <w:style w:type="paragraph" w:customStyle="1" w:styleId="1B2670E39C9244D39F5916D11DCDB774">
    <w:name w:val="1B2670E39C9244D39F5916D11DCDB774"/>
  </w:style>
  <w:style w:type="paragraph" w:customStyle="1" w:styleId="349B805C208448198ED6739516150E48">
    <w:name w:val="349B805C208448198ED6739516150E48"/>
  </w:style>
  <w:style w:type="paragraph" w:customStyle="1" w:styleId="8A74AA5CF95649AD9C9656354F856042">
    <w:name w:val="8A74AA5CF95649AD9C9656354F856042"/>
  </w:style>
  <w:style w:type="paragraph" w:customStyle="1" w:styleId="23FE6660C3EE4CD9B422D9BCC446FCEE">
    <w:name w:val="23FE6660C3EE4CD9B422D9BCC446FCEE"/>
  </w:style>
  <w:style w:type="paragraph" w:customStyle="1" w:styleId="6B0BCDEAA7B5429CA1FC71E0C0856A7B">
    <w:name w:val="6B0BCDEAA7B5429CA1FC71E0C0856A7B"/>
  </w:style>
  <w:style w:type="paragraph" w:customStyle="1" w:styleId="B09166DB55CB4606B3F65C539A96FA47">
    <w:name w:val="B09166DB55CB4606B3F65C539A96FA47"/>
  </w:style>
  <w:style w:type="paragraph" w:customStyle="1" w:styleId="F3BCBD83FD4A418980D5AA89967664C9">
    <w:name w:val="F3BCBD83FD4A418980D5AA89967664C9"/>
  </w:style>
  <w:style w:type="paragraph" w:customStyle="1" w:styleId="EFEE09CEEE1A44109BB672F620BAA229">
    <w:name w:val="EFEE09CEEE1A44109BB672F620BAA229"/>
  </w:style>
  <w:style w:type="paragraph" w:customStyle="1" w:styleId="58C53370C36549399A231F1B2C03F21F">
    <w:name w:val="58C53370C36549399A231F1B2C03F21F"/>
  </w:style>
  <w:style w:type="paragraph" w:customStyle="1" w:styleId="2C2F57184ED94C44B34456EB9D0368CC">
    <w:name w:val="2C2F57184ED94C44B34456EB9D0368CC"/>
  </w:style>
  <w:style w:type="paragraph" w:customStyle="1" w:styleId="338EE38919B846D39216763428600FE2">
    <w:name w:val="338EE38919B846D39216763428600FE2"/>
  </w:style>
  <w:style w:type="paragraph" w:customStyle="1" w:styleId="6FFB02FD25654FBF8C6066035357E82D">
    <w:name w:val="6FFB02FD25654FBF8C6066035357E82D"/>
  </w:style>
  <w:style w:type="character" w:customStyle="1" w:styleId="Ttulo2Char">
    <w:name w:val="Título 2 Char"/>
    <w:basedOn w:val="Fontepargpadro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pt-PT" w:eastAsia="ja-JP"/>
    </w:rPr>
  </w:style>
  <w:style w:type="paragraph" w:customStyle="1" w:styleId="191D64D044FF4B58826C490AE1D66E6D">
    <w:name w:val="191D64D044FF4B58826C490AE1D66E6D"/>
  </w:style>
  <w:style w:type="paragraph" w:customStyle="1" w:styleId="3EA83365E3214E1EA27FC8C4EBC6BF12">
    <w:name w:val="3EA83365E3214E1EA27FC8C4EBC6BF12"/>
    <w:rsid w:val="003D19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{1D76C469-A91D-4F15-AFA1-88AF8B599853}tf00546271_win32</Template>
  <TotalTime>0</TotalTime>
  <Pages>1</Pages>
  <Words>218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2022-03-16T16:06:00Z</dcterms:created>
  <dcterms:modified xsi:type="dcterms:W3CDTF">2022-03-16T16:31:00Z</dcterms:modified>
</cp:coreProperties>
</file>